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9154" w14:textId="77777777" w:rsidR="00D015CF" w:rsidRPr="00CF7C84" w:rsidRDefault="00D015CF" w:rsidP="00D015CF">
      <w:pPr>
        <w:spacing w:after="0" w:line="360" w:lineRule="auto"/>
        <w:jc w:val="center"/>
        <w:rPr>
          <w:ins w:id="0" w:author="Vitor Muniz de Aguiar" w:date="2026-10-13T22:28:00Z" w16du:dateUtc="2026-10-14T01:28:00Z"/>
          <w:rFonts w:ascii="Times New Roman" w:hAnsi="Times New Roman" w:cs="Times New Roman"/>
          <w:b/>
          <w:sz w:val="28"/>
          <w:szCs w:val="24"/>
        </w:rPr>
      </w:pPr>
      <w:ins w:id="1" w:author="Vitor Muniz de Aguiar" w:date="2026-10-13T22:28:00Z" w16du:dateUtc="2026-10-14T01:28:00Z">
        <w:r>
          <w:rPr>
            <w:rFonts w:ascii="Times New Roman" w:hAnsi="Times New Roman"/>
            <w:b/>
            <w:color w:val="1F4E79"/>
            <w:sz w:val="28"/>
          </w:rPr>
          <w:t>ACESSIBILIDADE DIGITAL NO COMÉRCIO DE ALIMENTOS: BARREIRAS E POSSIBILIDADES DE INCLUSÃO</w:t>
        </w:r>
      </w:ins>
    </w:p>
    <w:p w14:paraId="78612EC6" w14:textId="2ED5471B" w:rsidR="00CF6740" w:rsidRPr="00CF7C84" w:rsidDel="00D015CF" w:rsidRDefault="00622EE0" w:rsidP="001E29AC">
      <w:pPr>
        <w:spacing w:after="0" w:line="360" w:lineRule="auto"/>
        <w:jc w:val="center"/>
        <w:rPr>
          <w:del w:id="2" w:author="Vitor Muniz de Aguiar" w:date="2026-10-13T22:28:00Z" w16du:dateUtc="2026-10-14T01:28:00Z"/>
          <w:rFonts w:ascii="Times New Roman" w:hAnsi="Times New Roman" w:cs="Times New Roman"/>
          <w:b/>
          <w:sz w:val="28"/>
          <w:szCs w:val="24"/>
        </w:rPr>
      </w:pPr>
      <w:del w:id="3" w:author="Vitor Muniz de Aguiar" w:date="2026-10-13T22:28:00Z" w16du:dateUtc="2026-10-14T01:28:00Z">
        <w:r w:rsidDel="00D015CF">
          <w:rPr>
            <w:rFonts w:ascii="Times New Roman" w:hAnsi="Times New Roman"/>
            <w:b/>
            <w:color w:val="1F4E79"/>
            <w:sz w:val="28"/>
          </w:rPr>
          <w:delText>[COLE AQUI O TÍTULO FINAL DO TRABALHO]</w:delText>
        </w:r>
      </w:del>
    </w:p>
    <w:p w14:paraId="434C6D26" w14:textId="77777777"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  <w:commentRangeStart w:id="4"/>
    </w:p>
    <w:p w14:paraId="66041129" w14:textId="0F9218D9" w:rsidR="0072291A" w:rsidRPr="00CF7C8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ins w:id="5" w:author="Isabella" w:date="2026-10-06T19:05:00Z">
        <w:r>
          <w:rPr>
            <w:rFonts w:ascii="Times New Roman" w:hAnsi="Times New Roman" w:cs="Times New Roman"/>
            <w:color w:val="1F4E79"/>
            <w:sz w:val="24"/>
            <w:szCs w:val="24"/>
          </w:rPr>
          <w:t>ISABELLA LUIZA DOS SANTOS SOUZA, E</w:t>
        </w:r>
      </w:ins>
      <w:ins w:id="6" w:author="Isabella" w:date="2026-10-06T19:11:00Z">
        <w:r>
          <w:rPr>
            <w:rFonts w:ascii="Times New Roman" w:hAnsi="Times New Roman" w:cs="Times New Roman"/>
            <w:color w:val="1F4E79"/>
            <w:sz w:val="24"/>
            <w:szCs w:val="24"/>
          </w:rPr>
          <w:t>SPECIALISTA.</w:t>
        </w:r>
      </w:ins>
      <w:del w:id="7" w:author="Isabella" w:date="2026-10-06T19:05:00Z">
        <w:r w:rsidR="0072291A" w:rsidRPr="00CF7C84" w:rsidDel="006D5DF8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ORIENTADOR E TITULAÇÃO]</w:delText>
        </w:r>
      </w:del>
      <w:r w:rsidR="0072291A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4513413D" w14:textId="736C2AC5" w:rsidR="00FC70D8" w:rsidRPr="00CF7C84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del w:id="34" w:author="Vitor Muniz de Aguiar" w:date="2026-10-13T22:29:00Z" w16du:dateUtc="2026-10-14T01:29:00Z">
        <w:r w:rsidRPr="00CF7C84" w:rsidDel="00D015CF">
          <w:rPr>
            <w:rFonts w:ascii="Times New Roman" w:hAnsi="Times New Roman" w:cs="Times New Roman"/>
            <w:color w:val="1F4E79"/>
            <w:sz w:val="24"/>
            <w:szCs w:val="24"/>
          </w:rPr>
          <w:delText>[NOME COMPLETO</w:delText>
        </w:r>
      </w:del>
      <w:ins w:id="35" w:author="Vitor Muniz de Aguiar" w:date="2026-10-13T22:29:00Z" w16du:dateUtc="2026-10-14T01:29:00Z">
        <w:r w:rsidR="00D015CF">
          <w:rPr>
            <w:rFonts w:ascii="Times New Roman" w:hAnsi="Times New Roman" w:cs="Times New Roman"/>
            <w:color w:val="1F4E79"/>
            <w:sz w:val="24"/>
            <w:szCs w:val="24"/>
          </w:rPr>
          <w:t>VITOR MUNIZ DE AGUIAR</w:t>
        </w:r>
      </w:ins>
      <w:r w:rsidRPr="00CF7C84">
        <w:rPr>
          <w:rFonts w:ascii="Times New Roman" w:hAnsi="Times New Roman" w:cs="Times New Roman"/>
          <w:color w:val="1F4E79"/>
          <w:sz w:val="24"/>
          <w:szCs w:val="24"/>
        </w:rPr>
        <w:t xml:space="preserve"> </w:t>
      </w:r>
      <w:del w:id="36" w:author="Vitor Muniz de Aguiar" w:date="2026-10-13T22:28:00Z" w16du:dateUtc="2026-10-14T01:28:00Z">
        <w:r w:rsidRPr="00CF7C84" w:rsidDel="00D015CF">
          <w:rPr>
            <w:rFonts w:ascii="Times New Roman" w:hAnsi="Times New Roman" w:cs="Times New Roman"/>
            <w:color w:val="1F4E79"/>
            <w:sz w:val="24"/>
            <w:szCs w:val="24"/>
          </w:rPr>
          <w:delText>DO ALUNO 1]</w:delText>
        </w:r>
      </w:del>
      <w:r w:rsidR="00FC70D8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</w:p>
    <w:p w14:paraId="0EBA97DB" w14:textId="6E4F17AC" w:rsidR="00595417" w:rsidRPr="00CF7C84" w:rsidRDefault="00D015CF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ins w:id="53" w:author="Vitor Muniz de Aguiar" w:date="2026-10-13T22:29:00Z" w16du:dateUtc="2026-10-14T01:29:00Z">
        <w:r>
          <w:rPr>
            <w:rFonts w:ascii="Times New Roman" w:hAnsi="Times New Roman" w:cs="Times New Roman"/>
            <w:color w:val="1F4E79"/>
            <w:sz w:val="24"/>
            <w:szCs w:val="24"/>
          </w:rPr>
          <w:t>GUSTAVO MENDONÇA SCHARMAN</w:t>
        </w:r>
      </w:ins>
      <w:del w:id="54" w:author="Vitor Muniz de Aguiar" w:date="2026-10-13T22:29:00Z" w16du:dateUtc="2026-10-14T01:29:00Z">
        <w:r w:rsidR="00595417" w:rsidRPr="00CF7C84" w:rsidDel="00D015CF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ALUNO 2 OU EXCLUIR ESTA LINHA]</w:delText>
        </w:r>
      </w:del>
      <w:r w:rsidR="00595417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3"/>
      </w:r>
    </w:p>
    <w:p w14:paraId="2760661B" w14:textId="3CDDCA70" w:rsidR="00595417" w:rsidRDefault="00D015CF" w:rsidP="00A866D7">
      <w:pPr>
        <w:spacing w:after="0" w:line="240" w:lineRule="auto"/>
        <w:ind w:firstLine="709"/>
        <w:jc w:val="right"/>
        <w:rPr>
          <w:ins w:id="72" w:author="Vitor Muniz de Aguiar" w:date="2026-10-13T22:31:00Z" w16du:dateUtc="2026-10-14T01:31:00Z"/>
          <w:rFonts w:ascii="Times New Roman" w:hAnsi="Times New Roman" w:cs="Times New Roman"/>
          <w:color w:val="1F4E79"/>
          <w:sz w:val="24"/>
          <w:szCs w:val="24"/>
        </w:rPr>
      </w:pPr>
      <w:ins w:id="73" w:author="Vitor Muniz de Aguiar" w:date="2026-10-13T22:31:00Z" w16du:dateUtc="2026-10-14T01:31:00Z">
        <w:r>
          <w:rPr>
            <w:rFonts w:ascii="Times New Roman" w:hAnsi="Times New Roman" w:cs="Times New Roman"/>
            <w:color w:val="1F4E79"/>
            <w:sz w:val="24"/>
            <w:szCs w:val="24"/>
          </w:rPr>
          <w:t>LUIGI MASASHI MATSUSHITA</w:t>
        </w:r>
      </w:ins>
      <w:del w:id="74" w:author="Vitor Muniz de Aguiar" w:date="2026-10-13T22:31:00Z" w16du:dateUtc="2026-10-14T01:31:00Z">
        <w:r w:rsidR="00595417" w:rsidRPr="00CF7C84" w:rsidDel="00D015CF">
          <w:rPr>
            <w:rFonts w:ascii="Times New Roman" w:hAnsi="Times New Roman" w:cs="Times New Roman"/>
            <w:color w:val="1F4E79"/>
            <w:sz w:val="24"/>
            <w:szCs w:val="24"/>
          </w:rPr>
          <w:delText>[NOME COMPLETO DO ALUNO 3 OU EXCLUIR ESTA LINHA]</w:delText>
        </w:r>
      </w:del>
      <w:r w:rsidR="00595417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4"/>
      </w:r>
      <w:commentRangeEnd w:id="4"/>
      <w:r w:rsidR="001736FF">
        <w:rPr>
          <w:rStyle w:val="Refdecomentrio"/>
          <w:rFonts w:ascii="Times New Roman" w:hAnsi="Times New Roman" w:cs="Times New Roman"/>
          <w:color w:val="1F4E79"/>
          <w:sz w:val="24"/>
          <w:szCs w:val="24"/>
        </w:rPr>
        <w:commentReference w:id="4"/>
      </w:r>
    </w:p>
    <w:p w14:paraId="084A4185" w14:textId="06E32BF2" w:rsidR="00D015CF" w:rsidRDefault="00D015CF" w:rsidP="00D015CF">
      <w:pPr>
        <w:spacing w:after="0" w:line="240" w:lineRule="auto"/>
        <w:ind w:firstLine="709"/>
        <w:jc w:val="right"/>
        <w:rPr>
          <w:ins w:id="90" w:author="Vitor Muniz de Aguiar" w:date="2026-10-13T22:32:00Z" w16du:dateUtc="2026-10-14T01:32:00Z"/>
          <w:rFonts w:ascii="Times New Roman" w:hAnsi="Times New Roman" w:cs="Times New Roman"/>
          <w:color w:val="1F4E79"/>
          <w:sz w:val="24"/>
          <w:szCs w:val="24"/>
        </w:rPr>
      </w:pPr>
      <w:ins w:id="91" w:author="Vitor Muniz de Aguiar" w:date="2026-10-13T22:32:00Z" w16du:dateUtc="2026-10-14T01:32:00Z">
        <w:r>
          <w:rPr>
            <w:rFonts w:ascii="Times New Roman" w:hAnsi="Times New Roman" w:cs="Times New Roman"/>
            <w:color w:val="1F4E79"/>
            <w:sz w:val="24"/>
            <w:szCs w:val="24"/>
          </w:rPr>
          <w:t>THIAGO MAIORINO GRILLO</w:t>
        </w:r>
        <w:r w:rsidRPr="00CF7C84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5"/>
        </w:r>
      </w:ins>
    </w:p>
    <w:p w14:paraId="7D4E4BEA" w14:textId="10BD6D98" w:rsidR="00D015CF" w:rsidRDefault="00D015CF" w:rsidP="00D015CF">
      <w:pPr>
        <w:spacing w:after="0" w:line="240" w:lineRule="auto"/>
        <w:ind w:firstLine="709"/>
        <w:jc w:val="right"/>
        <w:rPr>
          <w:ins w:id="108" w:author="Vitor Muniz de Aguiar" w:date="2026-10-13T22:32:00Z" w16du:dateUtc="2026-10-14T01:32:00Z"/>
          <w:rFonts w:ascii="Times New Roman" w:hAnsi="Times New Roman" w:cs="Times New Roman"/>
          <w:color w:val="1F4E79"/>
          <w:sz w:val="24"/>
          <w:szCs w:val="24"/>
        </w:rPr>
      </w:pPr>
      <w:ins w:id="109" w:author="Vitor Muniz de Aguiar" w:date="2026-10-13T22:32:00Z" w16du:dateUtc="2026-10-14T01:32:00Z">
        <w:r>
          <w:rPr>
            <w:rFonts w:ascii="Times New Roman" w:hAnsi="Times New Roman" w:cs="Times New Roman"/>
            <w:color w:val="1F4E79"/>
            <w:sz w:val="24"/>
            <w:szCs w:val="24"/>
          </w:rPr>
          <w:t>FELIPE MANSOUR VALVASSORI</w:t>
        </w:r>
        <w:r w:rsidRPr="00CF7C84">
          <w:rPr>
            <w:rStyle w:val="Refdenotaderodap"/>
            <w:rFonts w:ascii="Times New Roman" w:hAnsi="Times New Roman" w:cs="Times New Roman"/>
            <w:sz w:val="24"/>
            <w:szCs w:val="24"/>
          </w:rPr>
          <w:footnoteReference w:id="6"/>
        </w:r>
      </w:ins>
    </w:p>
    <w:p w14:paraId="0DD427DB" w14:textId="77777777" w:rsidR="00D015CF" w:rsidRDefault="00D015CF" w:rsidP="00D015CF">
      <w:pPr>
        <w:spacing w:after="0" w:line="240" w:lineRule="auto"/>
        <w:ind w:firstLine="709"/>
        <w:jc w:val="right"/>
        <w:rPr>
          <w:ins w:id="121" w:author="Vitor Muniz de Aguiar" w:date="2026-10-13T22:32:00Z" w16du:dateUtc="2026-10-14T01:32:00Z"/>
          <w:rFonts w:ascii="Times New Roman" w:hAnsi="Times New Roman" w:cs="Times New Roman"/>
          <w:color w:val="1F4E79"/>
          <w:sz w:val="24"/>
          <w:szCs w:val="24"/>
        </w:rPr>
      </w:pPr>
    </w:p>
    <w:p w14:paraId="7A6B4C4B" w14:textId="7A0A77B2" w:rsidR="00D015CF" w:rsidRPr="00CF7C84" w:rsidRDefault="00D015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  <w:pPrChange w:id="122" w:author="Vitor Muniz de Aguiar" w:date="2026-10-13T22:31:00Z" w16du:dateUtc="2026-10-14T01:31:00Z">
          <w:pPr>
            <w:spacing w:after="0" w:line="240" w:lineRule="auto"/>
            <w:ind w:firstLine="709"/>
            <w:jc w:val="right"/>
          </w:pPr>
        </w:pPrChange>
      </w:pPr>
    </w:p>
    <w:p w14:paraId="3839E077" w14:textId="77777777" w:rsidR="00595417" w:rsidRPr="00CF7C84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F651A16" w14:textId="77777777"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Pr="004708DB" w:rsidDel="006D5DF8" w:rsidRDefault="00A866D7" w:rsidP="00AD1B1B">
      <w:pPr>
        <w:spacing w:after="0" w:line="240" w:lineRule="auto"/>
        <w:jc w:val="both"/>
        <w:rPr>
          <w:del w:id="123" w:author="Isabella" w:date="2026-10-06T19:05:00Z"/>
          <w:rFonts w:ascii="Times New Roman" w:hAnsi="Times New Roman" w:cs="Times New Roman"/>
          <w:b/>
          <w:sz w:val="24"/>
          <w:szCs w:val="24"/>
        </w:rPr>
      </w:pPr>
      <w:commentRangeStart w:id="124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124"/>
      <w:del w:id="125" w:author="Vitor Muniz de Aguiar" w:date="2026-10-13T22:38:00Z" w16du:dateUtc="2026-10-14T01:38:00Z">
        <w:r w:rsidR="0030327C" w:rsidRPr="004708DB" w:rsidDel="00EA726C">
          <w:rPr>
            <w:rStyle w:val="Refdecomentrio"/>
            <w:rFonts w:ascii="Times New Roman" w:hAnsi="Times New Roman" w:cs="Times New Roman"/>
            <w:b/>
            <w:sz w:val="24"/>
            <w:szCs w:val="24"/>
          </w:rPr>
          <w:commentReference w:id="124"/>
        </w:r>
      </w:del>
    </w:p>
    <w:p w14:paraId="548185A3" w14:textId="77777777" w:rsidR="00CF7C84" w:rsidRPr="00CF7C84" w:rsidDel="006D5DF8" w:rsidRDefault="00CF7C84" w:rsidP="00AD1B1B">
      <w:pPr>
        <w:spacing w:after="0" w:line="240" w:lineRule="auto"/>
        <w:jc w:val="both"/>
        <w:rPr>
          <w:del w:id="126" w:author="Isabella" w:date="2026-10-06T19:05:00Z"/>
          <w:rFonts w:ascii="Times New Roman" w:hAnsi="Times New Roman" w:cs="Times New Roman"/>
          <w:b/>
          <w:sz w:val="24"/>
          <w:szCs w:val="24"/>
        </w:rPr>
      </w:pPr>
    </w:p>
    <w:p w14:paraId="1AEFC3F1" w14:textId="77777777" w:rsidR="00BD3EBF" w:rsidRPr="00BD3EBF" w:rsidRDefault="00AE49E2" w:rsidP="00BD3EBF">
      <w:pPr>
        <w:spacing w:after="0" w:line="240" w:lineRule="auto"/>
        <w:jc w:val="both"/>
        <w:rPr>
          <w:ins w:id="127" w:author="Vitor Muniz de Aguiar" w:date="2026-10-13T23:07:00Z"/>
          <w:b/>
          <w:color w:val="1F4E79"/>
        </w:rPr>
      </w:pPr>
      <w:del w:id="128" w:author="Isabella" w:date="2026-10-06T19:05:00Z">
        <w:r w:rsidDel="006D5DF8">
          <w:rPr>
            <w:rFonts w:ascii="Times New Roman" w:hAnsi="Times New Roman"/>
            <w:b/>
            <w:color w:val="C00000"/>
            <w:sz w:val="24"/>
          </w:rPr>
          <w:delText xml:space="preserve">INSTRUÇÃO: </w:delText>
        </w:r>
        <w:r w:rsidDel="006D5DF8">
          <w:rPr>
            <w:rFonts w:ascii="Times New Roman" w:hAnsi="Times New Roman"/>
            <w:i/>
            <w:color w:val="C00000"/>
            <w:sz w:val="24"/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>
        <w:rPr>
          <w:rFonts w:ascii="Times New Roman" w:hAnsi="Times New Roman"/>
          <w:i/>
          <w:color w:val="C00000"/>
          <w:sz w:val="24"/>
        </w:rPr>
        <w:br/>
      </w:r>
      <w:r>
        <w:rPr>
          <w:rFonts w:ascii="Times New Roman" w:hAnsi="Times New Roman"/>
          <w:i/>
          <w:color w:val="C00000"/>
          <w:sz w:val="24"/>
        </w:rPr>
        <w:br/>
      </w:r>
      <w:ins w:id="129" w:author="Vitor Muniz de Aguiar" w:date="2026-10-13T23:07:00Z">
        <w:r w:rsidR="00BD3EBF" w:rsidRPr="00BD3EBF">
          <w:rPr>
            <w:b/>
            <w:color w:val="1F4E79"/>
          </w:rPr>
          <w:t>O crescimento do comércio eletrônico de alimentos, impulsionado pela pandemia, trouxe praticidade aos consumidores, mas também levantou questões sobre a acessibilidade de sites e aplicativos para pessoas com deficiência. Nesse contexto, o presente estudo tem como objetivo identificar barreiras que dificultam a realização de compras digitais por pessoas com deficiência, especialmente aquelas com baixa visão, e discutir possibilidades de inclusão e autonomia. A pesquisa possui abordagem qualitativa, de natureza bibliográfica, considerando três estudos publicados entre 2021 e 2026, selecionados por sua relação com acessibilidade digital e comércio eletrônico de alimentos. Os trabalhos foram analisados e comparados quanto aos seus objetivos, métodos e principais resultados, considerando três eixos: acessibilidade em dispositivos móveis, comércio eletrônico e delivery, e tecnologia e sociedade. A análise indica que pessoas com baixa visão utilizam recursos de acessibilidade disponíveis nos dispositivos móveis para facilitar atividades cotidianas. Também evidencia que a expansão do delivery de alimentos trouxe impactos sociais e ambientais, como o aumento de embalagens plásticas e da demanda por transporte urbano. Entretanto, os estudos analisados não apresentam uma investigação direta sobre as dificuldades enfrentadas por pessoas com deficiência ao realizar pedidos em aplicativos de alimentos. Conclui-se que existe uma lacuna na literatura sobre a acessibilidade dessas plataformas, sendo necessários estudos práticos com usuários para identificar barreiras de navegação e propor melhorias que promovam inclusão, autonomia e igualdade de acesso aos serviços digitais.</w:t>
        </w:r>
      </w:ins>
    </w:p>
    <w:p w14:paraId="07F0A2EC" w14:textId="7B3CAADF" w:rsidR="00623E37" w:rsidRPr="004708DB" w:rsidRDefault="00AE49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pPrChange w:id="130" w:author="Isabella" w:date="2026-10-06T19:05:00Z">
          <w:pPr>
            <w:spacing w:after="0" w:line="360" w:lineRule="auto"/>
          </w:pPr>
        </w:pPrChange>
      </w:pPr>
      <w:del w:id="131" w:author="Vitor Muniz de Aguiar" w:date="2026-10-13T23:07:00Z" w16du:dateUtc="2026-10-14T02:07:00Z">
        <w:r w:rsidDel="00BD3EBF">
          <w:rPr>
            <w:rFonts w:ascii="Times New Roman" w:hAnsi="Times New Roman"/>
            <w:b/>
            <w:color w:val="1F4E79"/>
            <w:sz w:val="24"/>
          </w:rPr>
          <w:delText>[INTRODUÇÃO — COLE AQUI O TRECHO COM CONTEXTO, TEMA, PROBLEMA, JUSTIFICATIVA E OBJETIVO]</w:delText>
        </w:r>
        <w:r w:rsidDel="00BD3EBF">
          <w:rPr>
            <w:rFonts w:ascii="Times New Roman" w:hAnsi="Times New Roman"/>
            <w:sz w:val="24"/>
          </w:rPr>
          <w:delText xml:space="preserve"> </w:delText>
        </w:r>
        <w:r w:rsidDel="00BD3EBF">
          <w:rPr>
            <w:rFonts w:ascii="Times New Roman" w:hAnsi="Times New Roman"/>
            <w:b/>
            <w:color w:val="1F4E79"/>
            <w:sz w:val="24"/>
          </w:rPr>
          <w:delText>[METODOLOGIA — COLE AQUI O TRECHO COM TIPO DE REVISÃO, BASES, RECORTE, CRITÉRIOS, TRIAGEM E ANÁLISE]</w:delText>
        </w:r>
        <w:r w:rsidDel="00BD3EBF">
          <w:rPr>
            <w:rFonts w:ascii="Times New Roman" w:hAnsi="Times New Roman"/>
            <w:sz w:val="24"/>
          </w:rPr>
          <w:delText xml:space="preserve"> </w:delText>
        </w:r>
        <w:r w:rsidDel="00BD3EBF">
          <w:rPr>
            <w:rFonts w:ascii="Times New Roman" w:hAnsi="Times New Roman"/>
            <w:b/>
            <w:color w:val="1F4E79"/>
            <w:sz w:val="24"/>
          </w:rPr>
          <w:delText>[DESENVOLVIMENTO — COLE AQUI A SÍNTESE CRÍTICA DOS ESTUDOS, COM COMPARAÇÕES, RESULTADOS, LIMITAÇÕES E LACUNAS]</w:delText>
        </w:r>
        <w:r w:rsidDel="00BD3EBF">
          <w:rPr>
            <w:rFonts w:ascii="Times New Roman" w:hAnsi="Times New Roman"/>
            <w:sz w:val="24"/>
          </w:rPr>
          <w:delText xml:space="preserve"> </w:delText>
        </w:r>
        <w:r w:rsidDel="00BD3EBF">
          <w:rPr>
            <w:rFonts w:ascii="Times New Roman" w:hAnsi="Times New Roman"/>
            <w:b/>
            <w:color w:val="1F4E79"/>
            <w:sz w:val="24"/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CF7C84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24003" w14:textId="7FDA5B03"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lastRenderedPageBreak/>
        <w:t xml:space="preserve">Palavras-chave: </w:t>
      </w:r>
      <w:del w:id="132" w:author="Vitor Muniz de Aguiar" w:date="2026-10-13T23:09:00Z" w16du:dateUtc="2026-10-14T02:09:00Z">
        <w:r w:rsidDel="00BD3EBF">
          <w:rPr>
            <w:rFonts w:ascii="Times New Roman" w:hAnsi="Times New Roman"/>
            <w:color w:val="1F4E79"/>
            <w:sz w:val="24"/>
          </w:rPr>
          <w:delText>[COLE</w:delText>
        </w:r>
      </w:del>
      <w:ins w:id="133" w:author="Vitor Muniz de Aguiar" w:date="2026-10-13T23:09:00Z" w16du:dateUtc="2026-10-14T02:09:00Z">
        <w:r w:rsidR="00BD3EBF">
          <w:rPr>
            <w:rFonts w:ascii="Times New Roman" w:hAnsi="Times New Roman"/>
            <w:color w:val="1F4E79"/>
            <w:sz w:val="24"/>
          </w:rPr>
          <w:t>Acessibilidade dig</w:t>
        </w:r>
      </w:ins>
      <w:ins w:id="134" w:author="Vitor Muniz de Aguiar" w:date="2026-10-13T23:10:00Z" w16du:dateUtc="2026-10-14T02:10:00Z">
        <w:r w:rsidR="00BD3EBF">
          <w:rPr>
            <w:rFonts w:ascii="Times New Roman" w:hAnsi="Times New Roman"/>
            <w:color w:val="1F4E79"/>
            <w:sz w:val="24"/>
          </w:rPr>
          <w:t>ital. Baixa visão. Comércio eletrônico de alimentos</w:t>
        </w:r>
      </w:ins>
      <w:del w:id="135" w:author="Vitor Muniz de Aguiar" w:date="2026-10-13T23:09:00Z" w16du:dateUtc="2026-10-14T02:09:00Z">
        <w:r w:rsidDel="00BD3EBF">
          <w:rPr>
            <w:rFonts w:ascii="Times New Roman" w:hAnsi="Times New Roman"/>
            <w:color w:val="1F4E79"/>
            <w:sz w:val="24"/>
          </w:rPr>
          <w:delText xml:space="preserve"> AQUI TRÊS PALAVRAS-CHAVE SEPARADAS POR PONTO]</w:delText>
        </w:r>
      </w:del>
    </w:p>
    <w:p w14:paraId="4E6E9146" w14:textId="77777777"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810A3" w14:textId="77777777"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2E766" w14:textId="77777777"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136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  <w:commentRangeEnd w:id="136"/>
      <w:r w:rsidR="000656E9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136"/>
      </w:r>
    </w:p>
    <w:p w14:paraId="5B8A0F2C" w14:textId="77777777" w:rsidR="00BD3EBF" w:rsidRPr="00BD3EBF" w:rsidRDefault="00A93D78" w:rsidP="00BD3EBF">
      <w:pPr>
        <w:spacing w:before="200" w:line="240" w:lineRule="auto"/>
        <w:rPr>
          <w:ins w:id="137" w:author="Vitor Muniz de Aguiar" w:date="2026-10-13T23:10:00Z"/>
          <w:color w:val="1F4E79"/>
        </w:rPr>
      </w:pPr>
      <w:del w:id="138" w:author="Vitor Muniz de Aguiar" w:date="2026-10-13T23:11:00Z" w16du:dateUtc="2026-10-14T02:11:00Z">
        <w:r w:rsidDel="00BD3EBF">
          <w:rPr>
            <w:rFonts w:ascii="Times New Roman" w:hAnsi="Times New Roman"/>
            <w:color w:val="1F4E79"/>
            <w:sz w:val="24"/>
          </w:rPr>
          <w:delText>[</w:delText>
        </w:r>
      </w:del>
      <w:ins w:id="139" w:author="Vitor Muniz de Aguiar" w:date="2026-10-13T23:10:00Z">
        <w:r w:rsidR="00BD3EBF" w:rsidRPr="00BD3EBF">
          <w:rPr>
            <w:color w:val="1F4E79"/>
          </w:rPr>
          <w:t>PARK, K.; HA, J. Examination of web-accessibility in the restaurant industry. Journal of Foodservice Business Research, v. 26, n. 6, p. 823–842, 2023. DOI: 10.1080/15378020.2022.2051403.</w:t>
        </w:r>
      </w:ins>
    </w:p>
    <w:p w14:paraId="5A74F408" w14:textId="77777777" w:rsidR="00BD3EBF" w:rsidRPr="00BD3EBF" w:rsidRDefault="00BD3EBF" w:rsidP="00BD3EBF">
      <w:pPr>
        <w:spacing w:before="200" w:line="240" w:lineRule="auto"/>
        <w:rPr>
          <w:ins w:id="140" w:author="Vitor Muniz de Aguiar" w:date="2026-10-13T23:10:00Z"/>
          <w:rFonts w:ascii="Times New Roman" w:hAnsi="Times New Roman"/>
          <w:color w:val="1F4E79"/>
          <w:sz w:val="24"/>
        </w:rPr>
      </w:pPr>
      <w:ins w:id="141" w:author="Vitor Muniz de Aguiar" w:date="2026-10-13T23:10:00Z">
        <w:r w:rsidRPr="00BD3EBF">
          <w:rPr>
            <w:rFonts w:ascii="Times New Roman" w:hAnsi="Times New Roman"/>
            <w:color w:val="1F4E79"/>
            <w:sz w:val="24"/>
          </w:rPr>
          <w:t>BORGES, W. F.; MENDES, E. G. Tecnologia assistiva e baixa visão: apps e recursos de acessibilidade em dispositivos móveis. Cadernos Brasileiros de Terapia Ocupacional, v. 32, e3746, 2024. DOI: 10.1590/2526-8910.ctoAO288437461.</w:t>
        </w:r>
      </w:ins>
    </w:p>
    <w:p w14:paraId="53C2CA12" w14:textId="77777777" w:rsidR="00BD3EBF" w:rsidRPr="00BD3EBF" w:rsidRDefault="00BD3EBF" w:rsidP="00BD3EBF">
      <w:pPr>
        <w:spacing w:before="200" w:line="240" w:lineRule="auto"/>
        <w:rPr>
          <w:ins w:id="142" w:author="Vitor Muniz de Aguiar" w:date="2026-10-13T23:10:00Z"/>
          <w:rFonts w:ascii="Times New Roman" w:hAnsi="Times New Roman"/>
          <w:color w:val="1F4E79"/>
          <w:sz w:val="24"/>
        </w:rPr>
      </w:pPr>
      <w:ins w:id="143" w:author="Vitor Muniz de Aguiar" w:date="2026-10-13T23:10:00Z">
        <w:r w:rsidRPr="00BD3EBF">
          <w:rPr>
            <w:rFonts w:ascii="Times New Roman" w:hAnsi="Times New Roman"/>
            <w:color w:val="1F4E79"/>
            <w:sz w:val="24"/>
          </w:rPr>
          <w:t>ALVES, J. D. M. O comércio eletrônico e o serviço de delivery de alimentos no pós-pandemia: impactos na sustentabilidade para as gerações futuras. Universidade Veiga de Almeida, 2026. Disponível em: https://ojs.uva.br/index.php/bancodeteses/article/view/940</w:t>
        </w:r>
      </w:ins>
    </w:p>
    <w:p w14:paraId="4BE41803" w14:textId="72CEF558" w:rsidR="00A93D78" w:rsidRPr="00CF7C84" w:rsidDel="00BD3EBF" w:rsidRDefault="00A93D78" w:rsidP="00BD3EBF">
      <w:pPr>
        <w:spacing w:before="200" w:line="240" w:lineRule="auto"/>
        <w:rPr>
          <w:del w:id="144" w:author="Vitor Muniz de Aguiar" w:date="2026-10-13T23:10:00Z" w16du:dateUtc="2026-10-14T02:10:00Z"/>
          <w:rFonts w:ascii="Times New Roman" w:hAnsi="Times New Roman" w:cs="Times New Roman"/>
          <w:sz w:val="24"/>
          <w:szCs w:val="24"/>
        </w:rPr>
      </w:pPr>
      <w:del w:id="145" w:author="Vitor Muniz de Aguiar" w:date="2026-10-13T23:10:00Z" w16du:dateUtc="2026-10-14T02:10:00Z">
        <w:r w:rsidDel="00BD3EBF">
          <w:rPr>
            <w:rFonts w:ascii="Times New Roman" w:hAnsi="Times New Roman"/>
            <w:color w:val="1F4E79"/>
            <w:sz w:val="24"/>
          </w:rPr>
          <w:delText>COLE AQUI A PRIMEIRA REFERÊNCIA CITADA, EM ORDEM ALFABÉTICA E NO PADRÃO EXIGIDO]</w:delText>
        </w:r>
      </w:del>
    </w:p>
    <w:p w14:paraId="087A0169" w14:textId="18B10E9B" w:rsidR="00C708FD" w:rsidRPr="00CF7C84" w:rsidRDefault="00C708FD" w:rsidP="00BD3EBF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del w:id="146" w:author="Vitor Muniz de Aguiar" w:date="2026-10-13T23:10:00Z" w16du:dateUtc="2026-10-14T02:10:00Z">
        <w:r w:rsidDel="00BD3EBF">
          <w:rPr>
            <w:rFonts w:ascii="Times New Roman" w:hAnsi="Times New Roman"/>
            <w:color w:val="1F4E79"/>
            <w:sz w:val="24"/>
          </w:rPr>
          <w:delText>[COLE AQUI AS DEMAIS REFERÊNCIAS, UMA POR PARÁGRAFO. DUPLIQUE ESTA LINHA QUANDO NECESSÁRIO]</w:delText>
        </w:r>
      </w:del>
    </w:p>
    <w:sectPr w:rsidR="00C708FD" w:rsidRPr="00CF7C8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124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36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EA47A" w14:textId="77777777" w:rsidR="00F677BC" w:rsidRDefault="00F677BC" w:rsidP="00FC70D8">
      <w:pPr>
        <w:spacing w:after="0" w:line="240" w:lineRule="auto"/>
      </w:pPr>
      <w:r>
        <w:separator/>
      </w:r>
    </w:p>
  </w:endnote>
  <w:endnote w:type="continuationSeparator" w:id="0">
    <w:p w14:paraId="30A1FCC6" w14:textId="77777777" w:rsidR="00F677BC" w:rsidRDefault="00F677BC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461B" w14:textId="77777777" w:rsidR="00F677BC" w:rsidRDefault="00F677BC" w:rsidP="00FC70D8">
      <w:pPr>
        <w:spacing w:after="0" w:line="240" w:lineRule="auto"/>
      </w:pPr>
      <w:r>
        <w:separator/>
      </w:r>
    </w:p>
  </w:footnote>
  <w:footnote w:type="continuationSeparator" w:id="0">
    <w:p w14:paraId="093F735D" w14:textId="77777777" w:rsidR="00F677BC" w:rsidRDefault="00F677BC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8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9" w:author="Isabella" w:date="2026-10-06T19:10:00Z">
            <w:rPr>
              <w:color w:val="FF0000"/>
            </w:rPr>
          </w:rPrChange>
        </w:rPr>
        <w:t xml:space="preserve"> </w:t>
      </w:r>
      <w:ins w:id="10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1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2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3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4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1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18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/>
            </w:rPrChange>
          </w:rPr>
          <w:delText>-</w:delText>
        </w:r>
      </w:del>
      <w:ins w:id="2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1" w:author="Isabella" w:date="2026-10-06T19:10:00Z">
            <w:rPr/>
          </w:rPrChange>
        </w:rPr>
        <w:t xml:space="preserve"> </w:t>
      </w:r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3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4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5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26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28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29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1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2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3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672D64C8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7" w:author="Vitor Muniz de Aguiar" w:date="2026-10-13T22:42:00Z" w16du:dateUtc="2026-10-14T01:42:00Z">
        <w:r w:rsidRPr="006D5DF8" w:rsidDel="00EA726C">
          <w:rPr>
            <w:rFonts w:ascii="Times New Roman" w:hAnsi="Times New Roman" w:cs="Times New Roman"/>
            <w:sz w:val="16"/>
            <w:szCs w:val="16"/>
            <w:rPrChange w:id="3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EA726C">
          <w:rPr>
            <w:rFonts w:ascii="Times New Roman" w:hAnsi="Times New Roman" w:cs="Times New Roman"/>
            <w:sz w:val="16"/>
            <w:szCs w:val="16"/>
            <w:rPrChange w:id="3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</w:del>
      <w:ins w:id="40" w:author="Vitor Muniz de Aguiar" w:date="2026-10-13T22:42:00Z" w16du:dateUtc="2026-10-14T01:42:00Z">
        <w:r w:rsidR="00EA726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EA726C">
          <w:rPr>
            <w:rFonts w:ascii="Times New Roman" w:hAnsi="Times New Roman" w:cs="Times New Roman"/>
            <w:sz w:val="16"/>
            <w:szCs w:val="16"/>
          </w:rPr>
          <w:instrText>HYPERLINK "mailto:vitor.aguiar@cs.brazcubas.edu.br"</w:instrText>
        </w:r>
        <w:r w:rsidR="00EA726C">
          <w:rPr>
            <w:rFonts w:ascii="Times New Roman" w:hAnsi="Times New Roman" w:cs="Times New Roman"/>
            <w:sz w:val="16"/>
            <w:szCs w:val="16"/>
          </w:rPr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vitor.aguiar@cs.brazcubas.edu.br</w:t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end"/>
        </w:r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41" w:author="Vitor Muniz de Aguiar" w:date="2026-10-13T22:39:00Z" w16du:dateUtc="2026-10-14T01:39:00Z">
        <w:r w:rsidR="00595417" w:rsidRPr="006D5DF8" w:rsidDel="00EA726C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42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>–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  <w:rPrChange w:id="4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RGM</w:t>
      </w:r>
      <w:ins w:id="44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 xml:space="preserve"> 49745760</w:t>
        </w:r>
      </w:ins>
      <w:r w:rsidR="00595417" w:rsidRPr="006D5DF8">
        <w:rPr>
          <w:rFonts w:ascii="Times New Roman" w:hAnsi="Times New Roman" w:cs="Times New Roman"/>
          <w:sz w:val="16"/>
          <w:szCs w:val="16"/>
          <w:rPrChange w:id="4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>-</w:t>
      </w:r>
      <w:ins w:id="46" w:author="Vitor Muniz de Aguiar" w:date="2026-10-13T22:40:00Z" w16du:dateUtc="2026-10-14T01:40:00Z"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47" w:author="Vitor Muniz de Aguiar" w:date="2026-10-13T22:40:00Z" w16du:dateUtc="2026-10-14T01:40:00Z">
        <w:r w:rsidR="00595417" w:rsidRPr="006D5DF8" w:rsidDel="00EA726C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 xml:space="preserve">Centro Universitário Braz Cubas - Graduando em </w:t>
      </w:r>
      <w:del w:id="48" w:author="Vitor Muniz de Aguiar" w:date="2026-10-13T22:38:00Z" w16du:dateUtc="2026-10-14T01:38:00Z">
        <w:r w:rsidR="00595417" w:rsidRPr="006D5DF8" w:rsidDel="00EA726C">
          <w:rPr>
            <w:rFonts w:ascii="Times New Roman" w:hAnsi="Times New Roman" w:cs="Times New Roman"/>
            <w:sz w:val="16"/>
            <w:szCs w:val="16"/>
          </w:rPr>
          <w:delText>Análise e Desenvolvimento de Sistemas</w:delText>
        </w:r>
      </w:del>
      <w:ins w:id="49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Ciência da Computação</w:t>
        </w:r>
      </w:ins>
      <w:r w:rsidR="00595417" w:rsidRPr="006D5DF8">
        <w:rPr>
          <w:rFonts w:ascii="Times New Roman" w:hAnsi="Times New Roman" w:cs="Times New Roman"/>
          <w:sz w:val="16"/>
          <w:szCs w:val="16"/>
        </w:rPr>
        <w:t xml:space="preserve"> (</w:t>
      </w:r>
      <w:ins w:id="50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1</w:t>
        </w:r>
      </w:ins>
      <w:del w:id="51" w:author="Vitor Muniz de Aguiar" w:date="2026-10-13T22:38:00Z" w16du:dateUtc="2026-10-14T01:38:00Z">
        <w:r w:rsidR="00595417" w:rsidRPr="006D5DF8" w:rsidDel="00EA726C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232A5545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55" w:author="Vitor Muniz de Aguiar" w:date="2026-10-13T22:43:00Z" w16du:dateUtc="2026-10-14T01:43:00Z">
        <w:r w:rsidR="00EA726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EA726C">
          <w:rPr>
            <w:rFonts w:ascii="Times New Roman" w:hAnsi="Times New Roman" w:cs="Times New Roman"/>
            <w:sz w:val="16"/>
            <w:szCs w:val="16"/>
          </w:rPr>
          <w:instrText>HYPERLINK "mailto:Gustavo.scharman</w:instrText>
        </w:r>
      </w:ins>
      <w:ins w:id="56" w:author="Vitor Muniz de Aguiar" w:date="2026-10-13T22:42:00Z" w16du:dateUtc="2026-10-14T01:42:00Z">
        <w:r w:rsidR="00EA726C">
          <w:rPr>
            <w:rFonts w:ascii="Times New Roman" w:hAnsi="Times New Roman" w:cs="Times New Roman"/>
            <w:sz w:val="16"/>
            <w:szCs w:val="16"/>
          </w:rPr>
          <w:instrText>@cs.brazcubas.edu.br</w:instrText>
        </w:r>
      </w:ins>
      <w:ins w:id="57" w:author="Vitor Muniz de Aguiar" w:date="2026-10-13T22:43:00Z" w16du:dateUtc="2026-10-14T01:43:00Z">
        <w:r w:rsidR="00EA726C">
          <w:rPr>
            <w:rFonts w:ascii="Times New Roman" w:hAnsi="Times New Roman" w:cs="Times New Roman"/>
            <w:sz w:val="16"/>
            <w:szCs w:val="16"/>
          </w:rPr>
          <w:instrText>"</w:instrText>
        </w:r>
        <w:r w:rsidR="00EA726C">
          <w:rPr>
            <w:rFonts w:ascii="Times New Roman" w:hAnsi="Times New Roman" w:cs="Times New Roman"/>
            <w:sz w:val="16"/>
            <w:szCs w:val="16"/>
          </w:rPr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Gustavo.scharman</w:t>
        </w:r>
      </w:ins>
      <w:ins w:id="58" w:author="Vitor Muniz de Aguiar" w:date="2026-10-13T22:42:00Z" w16du:dateUtc="2026-10-14T01:42:00Z"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@cs.brazcubas.edu.br</w:t>
        </w:r>
      </w:ins>
      <w:ins w:id="59" w:author="Vitor Muniz de Aguiar" w:date="2026-10-13T22:43:00Z" w16du:dateUtc="2026-10-14T01:43:00Z">
        <w:r w:rsidR="00EA726C">
          <w:rPr>
            <w:rFonts w:ascii="Times New Roman" w:hAnsi="Times New Roman" w:cs="Times New Roman"/>
            <w:sz w:val="16"/>
            <w:szCs w:val="16"/>
          </w:rPr>
          <w:fldChar w:fldCharType="end"/>
        </w:r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60" w:author="Vitor Muniz de Aguiar" w:date="2026-10-13T22:42:00Z" w16du:dateUtc="2026-10-14T01:42:00Z">
        <w:r w:rsidRPr="006D5DF8" w:rsidDel="00EA726C">
          <w:rPr>
            <w:rFonts w:ascii="Times New Roman" w:hAnsi="Times New Roman" w:cs="Times New Roman"/>
            <w:sz w:val="16"/>
            <w:szCs w:val="16"/>
            <w:rPrChange w:id="6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</w:del>
      <w:del w:id="62" w:author="Vitor Muniz de Aguiar" w:date="2026-10-13T22:39:00Z" w16du:dateUtc="2026-10-14T01:39:00Z">
        <w:r w:rsidRPr="006D5DF8" w:rsidDel="00EA726C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63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>–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6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RGM</w:t>
      </w:r>
      <w:ins w:id="65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 xml:space="preserve"> 49748734</w:t>
        </w:r>
      </w:ins>
      <w:r w:rsidRPr="006D5DF8">
        <w:rPr>
          <w:rFonts w:ascii="Times New Roman" w:hAnsi="Times New Roman" w:cs="Times New Roman"/>
          <w:sz w:val="16"/>
          <w:szCs w:val="16"/>
          <w:rPrChange w:id="6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Centro Universitário Braz Cubas - Graduando em </w:t>
      </w:r>
      <w:ins w:id="67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Ciência da Computação</w:t>
        </w:r>
        <w:r w:rsidR="00EA726C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68" w:author="Vitor Muniz de Aguiar" w:date="2026-10-13T22:38:00Z" w16du:dateUtc="2026-10-14T01:38:00Z">
        <w:r w:rsidRPr="006D5DF8" w:rsidDel="00EA726C">
          <w:rPr>
            <w:rFonts w:ascii="Times New Roman" w:hAnsi="Times New Roman" w:cs="Times New Roman"/>
            <w:sz w:val="16"/>
            <w:szCs w:val="16"/>
          </w:rPr>
          <w:delText xml:space="preserve">Análise e Desenvolvimento de Sistemas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(</w:t>
      </w:r>
      <w:ins w:id="69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2</w:t>
        </w:r>
      </w:ins>
      <w:del w:id="70" w:author="Vitor Muniz de Aguiar" w:date="2026-10-13T22:38:00Z" w16du:dateUtc="2026-10-14T01:38:00Z">
        <w:r w:rsidRPr="006D5DF8" w:rsidDel="00EA726C">
          <w:rPr>
            <w:rFonts w:ascii="Times New Roman" w:hAnsi="Times New Roman" w:cs="Times New Roman"/>
            <w:sz w:val="16"/>
            <w:szCs w:val="16"/>
            <w:rPrChange w:id="7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53C309A" w14:textId="5C144BBC" w:rsidR="00595417" w:rsidRPr="00595417" w:rsidRDefault="00595417">
      <w:pPr>
        <w:pStyle w:val="Textodenotaderodap"/>
        <w:rPr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ins w:id="75" w:author="Vitor Muniz de Aguiar" w:date="2026-10-13T22:43:00Z" w16du:dateUtc="2026-10-14T01:43:00Z">
        <w:r w:rsidR="00EA726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EA726C">
          <w:rPr>
            <w:rFonts w:ascii="Times New Roman" w:hAnsi="Times New Roman" w:cs="Times New Roman"/>
            <w:sz w:val="16"/>
            <w:szCs w:val="16"/>
          </w:rPr>
          <w:instrText>HYPERLINK "mailto:Luigi.matsushita@cs.brazcubas.edu.br"</w:instrText>
        </w:r>
        <w:r w:rsidR="00EA726C">
          <w:rPr>
            <w:rFonts w:ascii="Times New Roman" w:hAnsi="Times New Roman" w:cs="Times New Roman"/>
            <w:sz w:val="16"/>
            <w:szCs w:val="16"/>
          </w:rPr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Luigi.matsushita@cs.brazcubas.edu.br</w:t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end"/>
        </w:r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76" w:author="Vitor Muniz de Aguiar" w:date="2026-10-13T22:43:00Z" w16du:dateUtc="2026-10-14T01:43:00Z">
        <w:r w:rsidRPr="006D5DF8" w:rsidDel="00EA726C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EA726C">
          <w:rPr>
            <w:rFonts w:ascii="Times New Roman" w:hAnsi="Times New Roman" w:cs="Times New Roman"/>
            <w:sz w:val="16"/>
            <w:szCs w:val="16"/>
            <w:rPrChange w:id="77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</w:del>
      <w:del w:id="78" w:author="Vitor Muniz de Aguiar" w:date="2026-10-13T22:41:00Z" w16du:dateUtc="2026-10-14T01:41:00Z">
        <w:r w:rsidRPr="006D5DF8" w:rsidDel="00EA726C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79" w:author="Vitor Muniz de Aguiar" w:date="2026-10-13T22:41:00Z" w16du:dateUtc="2026-10-14T01:41:00Z">
        <w:r w:rsidR="00EA726C">
          <w:rPr>
            <w:rFonts w:ascii="Times New Roman" w:hAnsi="Times New Roman" w:cs="Times New Roman"/>
            <w:sz w:val="16"/>
            <w:szCs w:val="16"/>
          </w:rPr>
          <w:t>–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8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ins w:id="81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>49</w:t>
        </w:r>
      </w:ins>
      <w:ins w:id="82" w:author="Vitor Muniz de Aguiar" w:date="2026-10-13T22:40:00Z" w16du:dateUtc="2026-10-14T01:40:00Z">
        <w:r w:rsidR="00EA726C">
          <w:rPr>
            <w:rFonts w:ascii="Times New Roman" w:hAnsi="Times New Roman" w:cs="Times New Roman"/>
            <w:sz w:val="16"/>
            <w:szCs w:val="16"/>
          </w:rPr>
          <w:t xml:space="preserve">745760 </w:t>
        </w:r>
      </w:ins>
      <w:r w:rsidRPr="006D5DF8">
        <w:rPr>
          <w:rFonts w:ascii="Times New Roman" w:hAnsi="Times New Roman" w:cs="Times New Roman"/>
          <w:sz w:val="16"/>
          <w:szCs w:val="16"/>
        </w:rPr>
        <w:t>-</w:t>
      </w:r>
      <w:ins w:id="83" w:author="Vitor Muniz de Aguiar" w:date="2026-10-13T22:40:00Z" w16du:dateUtc="2026-10-14T01:40:00Z"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84" w:author="Vitor Muniz de Aguiar" w:date="2026-10-13T22:40:00Z" w16du:dateUtc="2026-10-14T01:40:00Z">
        <w:r w:rsidRPr="006D5DF8" w:rsidDel="00EA726C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</w:del>
      <w:r w:rsidRPr="006D5DF8">
        <w:rPr>
          <w:rFonts w:ascii="Times New Roman" w:hAnsi="Times New Roman" w:cs="Times New Roman"/>
          <w:sz w:val="16"/>
          <w:szCs w:val="16"/>
        </w:rPr>
        <w:t xml:space="preserve">Centro Universitário Braz Cubas - Graduando em </w:t>
      </w:r>
      <w:ins w:id="85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Ciência da Computação</w:t>
        </w:r>
        <w:r w:rsidR="00EA726C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86" w:author="Vitor Muniz de Aguiar" w:date="2026-10-13T22:38:00Z" w16du:dateUtc="2026-10-14T01:38:00Z">
        <w:r w:rsidRPr="006D5DF8" w:rsidDel="00EA726C">
          <w:rPr>
            <w:rFonts w:ascii="Times New Roman" w:hAnsi="Times New Roman" w:cs="Times New Roman"/>
            <w:sz w:val="16"/>
            <w:szCs w:val="16"/>
          </w:rPr>
          <w:delText xml:space="preserve">Análise e Desenvolvimento de Sistemas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(</w:t>
      </w:r>
      <w:ins w:id="87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>1</w:t>
        </w:r>
      </w:ins>
      <w:del w:id="88" w:author="Vitor Muniz de Aguiar" w:date="2026-10-13T22:39:00Z" w16du:dateUtc="2026-10-14T01:39:00Z">
        <w:r w:rsidRPr="006D5DF8" w:rsidDel="00EA726C">
          <w:rPr>
            <w:rFonts w:ascii="Times New Roman" w:hAnsi="Times New Roman" w:cs="Times New Roman"/>
            <w:sz w:val="16"/>
            <w:szCs w:val="16"/>
            <w:rPrChange w:id="8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5">
    <w:p w14:paraId="23C05233" w14:textId="43E87FEE" w:rsidR="00D015CF" w:rsidRPr="00595417" w:rsidRDefault="00D015CF" w:rsidP="00D015CF">
      <w:pPr>
        <w:pStyle w:val="Textodenotaderodap"/>
        <w:rPr>
          <w:ins w:id="92" w:author="Vitor Muniz de Aguiar" w:date="2026-10-13T22:32:00Z" w16du:dateUtc="2026-10-14T01:32:00Z"/>
          <w:sz w:val="16"/>
          <w:szCs w:val="16"/>
        </w:rPr>
      </w:pPr>
      <w:ins w:id="93" w:author="Vitor Muniz de Aguiar" w:date="2026-10-13T22:32:00Z" w16du:dateUtc="2026-10-14T01:32:00Z">
        <w:r w:rsidRPr="006D5DF8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94" w:author="Vitor Muniz de Aguiar" w:date="2026-10-13T22:44:00Z" w16du:dateUtc="2026-10-14T01:44:00Z">
        <w:r w:rsidR="00EA726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EA726C">
          <w:rPr>
            <w:rFonts w:ascii="Times New Roman" w:hAnsi="Times New Roman" w:cs="Times New Roman"/>
            <w:sz w:val="16"/>
            <w:szCs w:val="16"/>
          </w:rPr>
          <w:instrText>HYPERLINK "mailto:Thiago.grillo</w:instrText>
        </w:r>
      </w:ins>
      <w:ins w:id="95" w:author="Vitor Muniz de Aguiar" w:date="2026-10-13T22:43:00Z" w16du:dateUtc="2026-10-14T01:43:00Z">
        <w:r w:rsidR="00EA726C">
          <w:rPr>
            <w:rFonts w:ascii="Times New Roman" w:hAnsi="Times New Roman" w:cs="Times New Roman"/>
            <w:sz w:val="16"/>
            <w:szCs w:val="16"/>
          </w:rPr>
          <w:instrText>@cs.brazcubas.edu.br</w:instrText>
        </w:r>
      </w:ins>
      <w:ins w:id="96" w:author="Vitor Muniz de Aguiar" w:date="2026-10-13T22:44:00Z" w16du:dateUtc="2026-10-14T01:44:00Z">
        <w:r w:rsidR="00EA726C">
          <w:rPr>
            <w:rFonts w:ascii="Times New Roman" w:hAnsi="Times New Roman" w:cs="Times New Roman"/>
            <w:sz w:val="16"/>
            <w:szCs w:val="16"/>
          </w:rPr>
          <w:instrText>"</w:instrText>
        </w:r>
        <w:r w:rsidR="00EA726C">
          <w:rPr>
            <w:rFonts w:ascii="Times New Roman" w:hAnsi="Times New Roman" w:cs="Times New Roman"/>
            <w:sz w:val="16"/>
            <w:szCs w:val="16"/>
          </w:rPr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Thiago.grillo</w:t>
        </w:r>
      </w:ins>
      <w:ins w:id="97" w:author="Vitor Muniz de Aguiar" w:date="2026-10-13T22:43:00Z" w16du:dateUtc="2026-10-14T01:43:00Z"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@cs.brazcubas.edu.br</w:t>
        </w:r>
      </w:ins>
      <w:ins w:id="98" w:author="Vitor Muniz de Aguiar" w:date="2026-10-13T22:44:00Z" w16du:dateUtc="2026-10-14T01:44:00Z">
        <w:r w:rsidR="00EA726C">
          <w:rPr>
            <w:rFonts w:ascii="Times New Roman" w:hAnsi="Times New Roman" w:cs="Times New Roman"/>
            <w:sz w:val="16"/>
            <w:szCs w:val="16"/>
          </w:rPr>
          <w:fldChar w:fldCharType="end"/>
        </w:r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99" w:author="Vitor Muniz de Aguiar" w:date="2026-10-13T22:43:00Z" w16du:dateUtc="2026-10-14T01:43:00Z">
        <w:r w:rsidR="00EA726C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100" w:author="Vitor Muniz de Aguiar" w:date="2026-10-13T22:41:00Z" w16du:dateUtc="2026-10-14T01:41:00Z">
        <w:r w:rsidR="00EA726C">
          <w:rPr>
            <w:rFonts w:ascii="Times New Roman" w:hAnsi="Times New Roman" w:cs="Times New Roman"/>
            <w:sz w:val="16"/>
            <w:szCs w:val="16"/>
          </w:rPr>
          <w:t>–</w:t>
        </w:r>
      </w:ins>
      <w:ins w:id="101" w:author="Vitor Muniz de Aguiar" w:date="2026-10-13T22:32:00Z" w16du:dateUtc="2026-10-14T01:32:00Z"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78323A">
          <w:rPr>
            <w:rFonts w:ascii="Times New Roman" w:hAnsi="Times New Roman" w:cs="Times New Roman"/>
            <w:sz w:val="16"/>
            <w:szCs w:val="16"/>
          </w:rPr>
          <w:t>RGM</w:t>
        </w:r>
      </w:ins>
      <w:ins w:id="102" w:author="Vitor Muniz de Aguiar" w:date="2026-10-13T22:41:00Z" w16du:dateUtc="2026-10-14T01:41:00Z">
        <w:r w:rsidR="00EA726C">
          <w:rPr>
            <w:rFonts w:ascii="Times New Roman" w:hAnsi="Times New Roman" w:cs="Times New Roman"/>
            <w:sz w:val="16"/>
            <w:szCs w:val="16"/>
          </w:rPr>
          <w:t xml:space="preserve"> 46668217</w:t>
        </w:r>
      </w:ins>
      <w:ins w:id="103" w:author="Vitor Muniz de Aguiar" w:date="2026-10-13T22:32:00Z" w16du:dateUtc="2026-10-14T01:32:00Z">
        <w:r w:rsidRPr="0078323A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</w:ins>
      <w:ins w:id="104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Ciência da Computação</w:t>
        </w:r>
        <w:r w:rsidR="00EA726C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105" w:author="Vitor Muniz de Aguiar" w:date="2026-10-13T22:32:00Z" w16du:dateUtc="2026-10-14T01:32:00Z">
        <w:r w:rsidRPr="006D5DF8">
          <w:rPr>
            <w:rFonts w:ascii="Times New Roman" w:hAnsi="Times New Roman" w:cs="Times New Roman"/>
            <w:sz w:val="16"/>
            <w:szCs w:val="16"/>
          </w:rPr>
          <w:t>(</w:t>
        </w:r>
      </w:ins>
      <w:ins w:id="106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>2</w:t>
        </w:r>
      </w:ins>
      <w:ins w:id="107" w:author="Vitor Muniz de Aguiar" w:date="2026-10-13T22:32:00Z" w16du:dateUtc="2026-10-14T01:32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  <w:footnote w:id="6">
    <w:p w14:paraId="3FC3517C" w14:textId="41E4F18C" w:rsidR="00D015CF" w:rsidRPr="00595417" w:rsidRDefault="00D015CF" w:rsidP="00D015CF">
      <w:pPr>
        <w:pStyle w:val="Textodenotaderodap"/>
        <w:rPr>
          <w:ins w:id="110" w:author="Vitor Muniz de Aguiar" w:date="2026-10-13T22:32:00Z" w16du:dateUtc="2026-10-14T01:32:00Z"/>
          <w:sz w:val="16"/>
          <w:szCs w:val="16"/>
        </w:rPr>
      </w:pPr>
      <w:ins w:id="111" w:author="Vitor Muniz de Aguiar" w:date="2026-10-13T22:32:00Z" w16du:dateUtc="2026-10-14T01:32:00Z">
        <w:r w:rsidRPr="006D5DF8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112" w:author="Vitor Muniz de Aguiar" w:date="2026-10-13T22:44:00Z" w16du:dateUtc="2026-10-14T01:44:00Z">
        <w:r w:rsidR="00EA726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EA726C">
          <w:rPr>
            <w:rFonts w:ascii="Times New Roman" w:hAnsi="Times New Roman" w:cs="Times New Roman"/>
            <w:sz w:val="16"/>
            <w:szCs w:val="16"/>
          </w:rPr>
          <w:instrText>HYPERLINK "mailto:Felipe.valvassori@cs.brazcubas.edu.br"</w:instrText>
        </w:r>
        <w:r w:rsidR="00EA726C">
          <w:rPr>
            <w:rFonts w:ascii="Times New Roman" w:hAnsi="Times New Roman" w:cs="Times New Roman"/>
            <w:sz w:val="16"/>
            <w:szCs w:val="16"/>
          </w:rPr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EA726C" w:rsidRPr="008C21F3">
          <w:rPr>
            <w:rStyle w:val="Hyperlink"/>
            <w:rFonts w:ascii="Times New Roman" w:hAnsi="Times New Roman" w:cs="Times New Roman"/>
            <w:sz w:val="16"/>
            <w:szCs w:val="16"/>
          </w:rPr>
          <w:t>Felipe.valvassori@cs.brazcubas.edu.br</w:t>
        </w:r>
        <w:r w:rsidR="00EA726C">
          <w:rPr>
            <w:rFonts w:ascii="Times New Roman" w:hAnsi="Times New Roman" w:cs="Times New Roman"/>
            <w:sz w:val="16"/>
            <w:szCs w:val="16"/>
          </w:rPr>
          <w:fldChar w:fldCharType="end"/>
        </w:r>
        <w:r w:rsidR="00EA726C">
          <w:rPr>
            <w:rFonts w:ascii="Times New Roman" w:hAnsi="Times New Roman" w:cs="Times New Roman"/>
            <w:sz w:val="16"/>
            <w:szCs w:val="16"/>
          </w:rPr>
          <w:t xml:space="preserve">  </w:t>
        </w:r>
      </w:ins>
      <w:ins w:id="113" w:author="Vitor Muniz de Aguiar" w:date="2026-10-13T22:41:00Z" w16du:dateUtc="2026-10-14T01:41:00Z">
        <w:r w:rsidR="00EA726C">
          <w:rPr>
            <w:rFonts w:ascii="Times New Roman" w:hAnsi="Times New Roman" w:cs="Times New Roman"/>
            <w:sz w:val="16"/>
            <w:szCs w:val="16"/>
          </w:rPr>
          <w:t>–</w:t>
        </w:r>
      </w:ins>
      <w:ins w:id="114" w:author="Vitor Muniz de Aguiar" w:date="2026-10-13T22:32:00Z" w16du:dateUtc="2026-10-14T01:32:00Z">
        <w:r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78323A">
          <w:rPr>
            <w:rFonts w:ascii="Times New Roman" w:hAnsi="Times New Roman" w:cs="Times New Roman"/>
            <w:sz w:val="16"/>
            <w:szCs w:val="16"/>
          </w:rPr>
          <w:t>RGM</w:t>
        </w:r>
      </w:ins>
      <w:ins w:id="115" w:author="Vitor Muniz de Aguiar" w:date="2026-10-13T22:41:00Z" w16du:dateUtc="2026-10-14T01:41:00Z">
        <w:r w:rsidR="00EA726C">
          <w:rPr>
            <w:rFonts w:ascii="Times New Roman" w:hAnsi="Times New Roman" w:cs="Times New Roman"/>
            <w:sz w:val="16"/>
            <w:szCs w:val="16"/>
          </w:rPr>
          <w:t xml:space="preserve"> 47892412</w:t>
        </w:r>
      </w:ins>
      <w:ins w:id="116" w:author="Vitor Muniz de Aguiar" w:date="2026-10-13T22:32:00Z" w16du:dateUtc="2026-10-14T01:32:00Z">
        <w:r w:rsidRPr="0078323A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6D5DF8">
          <w:rPr>
            <w:rFonts w:ascii="Times New Roman" w:hAnsi="Times New Roman" w:cs="Times New Roman"/>
            <w:sz w:val="16"/>
            <w:szCs w:val="16"/>
          </w:rPr>
          <w:t xml:space="preserve">- Centro Universitário Braz Cubas - Graduando em </w:t>
        </w:r>
      </w:ins>
      <w:ins w:id="117" w:author="Vitor Muniz de Aguiar" w:date="2026-10-13T22:38:00Z" w16du:dateUtc="2026-10-14T01:38:00Z">
        <w:r w:rsidR="00EA726C">
          <w:rPr>
            <w:rFonts w:ascii="Times New Roman" w:hAnsi="Times New Roman" w:cs="Times New Roman"/>
            <w:sz w:val="16"/>
            <w:szCs w:val="16"/>
          </w:rPr>
          <w:t>Ciência da Computação</w:t>
        </w:r>
        <w:r w:rsidR="00EA726C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ins w:id="118" w:author="Vitor Muniz de Aguiar" w:date="2026-10-13T22:32:00Z" w16du:dateUtc="2026-10-14T01:32:00Z">
        <w:r w:rsidRPr="006D5DF8">
          <w:rPr>
            <w:rFonts w:ascii="Times New Roman" w:hAnsi="Times New Roman" w:cs="Times New Roman"/>
            <w:sz w:val="16"/>
            <w:szCs w:val="16"/>
          </w:rPr>
          <w:t>(</w:t>
        </w:r>
      </w:ins>
      <w:ins w:id="119" w:author="Vitor Muniz de Aguiar" w:date="2026-10-13T22:39:00Z" w16du:dateUtc="2026-10-14T01:39:00Z">
        <w:r w:rsidR="00EA726C">
          <w:rPr>
            <w:rFonts w:ascii="Times New Roman" w:hAnsi="Times New Roman" w:cs="Times New Roman"/>
            <w:sz w:val="16"/>
            <w:szCs w:val="16"/>
          </w:rPr>
          <w:t>2</w:t>
        </w:r>
      </w:ins>
      <w:ins w:id="120" w:author="Vitor Muniz de Aguiar" w:date="2026-10-13T22:32:00Z" w16du:dateUtc="2026-10-14T01:32:00Z">
        <w:r w:rsidRPr="006D5DF8">
          <w:rPr>
            <w:rFonts w:ascii="Times New Roman" w:hAnsi="Times New Roman" w:cs="Times New Roman"/>
            <w:sz w:val="16"/>
            <w:szCs w:val="16"/>
          </w:rPr>
          <w:t>º semestre)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tor Muniz de Aguiar">
    <w15:presenceInfo w15:providerId="Windows Live" w15:userId="f6c1e38f2f962f3d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1BB2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8337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97C1E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BD3EBF"/>
    <w:rsid w:val="00C259E1"/>
    <w:rsid w:val="00C708FD"/>
    <w:rsid w:val="00CC7DDE"/>
    <w:rsid w:val="00CD4A34"/>
    <w:rsid w:val="00CF5578"/>
    <w:rsid w:val="00CF6740"/>
    <w:rsid w:val="00CF7C84"/>
    <w:rsid w:val="00D015CF"/>
    <w:rsid w:val="00D716B8"/>
    <w:rsid w:val="00DC2717"/>
    <w:rsid w:val="00E13575"/>
    <w:rsid w:val="00E1616A"/>
    <w:rsid w:val="00E6025C"/>
    <w:rsid w:val="00E80D60"/>
    <w:rsid w:val="00E93B7B"/>
    <w:rsid w:val="00EA2D91"/>
    <w:rsid w:val="00EA726C"/>
    <w:rsid w:val="00EB3286"/>
    <w:rsid w:val="00EB6AC7"/>
    <w:rsid w:val="00EC68F0"/>
    <w:rsid w:val="00ED28C6"/>
    <w:rsid w:val="00F133D1"/>
    <w:rsid w:val="00F341A9"/>
    <w:rsid w:val="00F670B9"/>
    <w:rsid w:val="00F677BC"/>
    <w:rsid w:val="00F7244C"/>
    <w:rsid w:val="00F72D6C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D015CF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EA72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D3E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591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Vitor Muniz de Aguiar</cp:lastModifiedBy>
  <cp:revision>22</cp:revision>
  <cp:lastPrinted>2021-08-29T20:44:00Z</cp:lastPrinted>
  <dcterms:created xsi:type="dcterms:W3CDTF">2022-03-18T16:02:00Z</dcterms:created>
  <dcterms:modified xsi:type="dcterms:W3CDTF">2026-10-14T02:11:00Z</dcterms:modified>
</cp:coreProperties>
</file>